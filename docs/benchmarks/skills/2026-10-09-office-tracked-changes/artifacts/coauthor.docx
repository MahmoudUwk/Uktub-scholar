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PrChange w:id="9" w:author="Ana" w:date="2026-10-09T09:00:00Z">
          <w:pPr/>
        </w:pPrChange>
      </w:pPr>
      <w:r>
        <w:t>Results</w:t>
      </w:r>
    </w:p>
    <w:p>
      <w:r>
        <w:t xml:space="preserve">Compared to the baseline, our method reduces </w:t>
      </w:r>
      <w:commentRangeStart w:id="0"/>
      <w:r>
        <w:t>the mean error</w:t>
      </w:r>
      <w:commentRangeEnd w:id="0"/>
      <w:r>
        <w:commentReference w:id="0"/>
      </w:r>
      <w:r>
        <w:t xml:space="preserve"> by about 5% (</w:t>
      </w:r>
      <w:del w:id="1" w:author="Dr Co" w:date="2026-10-08T09:00:00Z">
        <w:r>
          <w:delText>12.5</w:delText>
        </w:r>
      </w:del>
      <w:ins w:id="2" w:author="Dr Co" w:date="2026-10-08T09:00:00Z">
        <w:r>
          <w:t>12.9</w:t>
        </w:r>
      </w:ins>
      <w:r>
        <w:t xml:space="preserve"> vs. 13.1 units per run).</w:t>
      </w:r>
      <w:ins w:id="3" w:author="Ana" w:date="2026-10-09T09:00:00Z">
        <w:r>
          <w:t xml:space="preserve"> Our method significantly outperforms all baselines.</w:t>
        </w:r>
      </w:ins>
      <w:del w:id="4" w:author="Ana" w:date="2026-10-09T09:00:00Z">
        <w:r>
          <w:delText xml:space="preserve"> A formal sensitivity analysis was not performed.</w:delText>
        </w:r>
      </w:del>
    </w:p>
  </w:body>
</w:document>
</file>

<file path=word/comments.xml><?xml version="1.0" encoding="utf-8"?>
<w:comments xmlns:w="http://schemas.openxmlformats.org/wordprocessingml/2006/main">
  <w:comment w:id="0" w:author="Dr Co" w:date="2026-10-08T09:00:00Z">
    <w:p>
      <w:r>
        <w:t>Please add the standard deviation over seeds.</w:t>
      </w:r>
    </w:p>
  </w:comment>
</w:comments>
</file>

<file path=word/_rels/document.xml.rels><?xml version="1.0"?><Relationships xmlns="http://schemas.openxmlformats.org/package/2006/relationships"><Relationship Id="rId1" Type="http://schemas.openxmlformats.org/officeDocument/2006/relationships/comments" Target="comments.xml"/></Relationships>
</file>